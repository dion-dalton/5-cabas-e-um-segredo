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C6D26" w14:textId="4A67953A" w:rsidR="00A866D7" w:rsidRDefault="001E107E" w:rsidP="001E107E">
      <w:pPr>
        <w:spacing w:after="0" w:line="360" w:lineRule="auto"/>
        <w:jc w:val="center"/>
        <w:rPr>
          <w:rFonts w:ascii="Times New Roman" w:hAnsi="Times New Roman"/>
          <w:b/>
          <w:color w:val="1F4E79"/>
          <w:sz w:val="28"/>
        </w:rPr>
      </w:pPr>
      <w:r w:rsidRPr="001E107E">
        <w:rPr>
          <w:rFonts w:ascii="Times New Roman" w:hAnsi="Times New Roman"/>
          <w:b/>
          <w:color w:val="1F4E79"/>
          <w:sz w:val="28"/>
        </w:rPr>
        <w:t>ACESSIBILIDADE DIGITAL E INCLUSÃO: OS IMPACTOS DAS TECNOLOGIAS ASSISTIVAS NO ENSINO E NO MERCADO DE TI</w:t>
      </w:r>
    </w:p>
    <w:p w14:paraId="00AC9885" w14:textId="77777777" w:rsidR="001A617E" w:rsidRPr="00CF7C84" w:rsidRDefault="001A617E" w:rsidP="001A617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66041129" w14:textId="3F74B081" w:rsidR="0072291A" w:rsidRPr="00CF7C84" w:rsidRDefault="006D5DF8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F4E79"/>
          <w:sz w:val="24"/>
          <w:szCs w:val="24"/>
        </w:rPr>
        <w:t>ISABELLA LUIZA DOS SANTOS SOUZA, ESPECIALISTA.</w:t>
      </w:r>
      <w:r w:rsidR="0072291A" w:rsidRPr="00CF7C84">
        <w:rPr>
          <w:rStyle w:val="Refdenotaderodap"/>
          <w:rFonts w:ascii="Times New Roman" w:hAnsi="Times New Roman" w:cs="Times New Roman"/>
          <w:sz w:val="24"/>
          <w:szCs w:val="24"/>
        </w:rPr>
        <w:footnoteReference w:id="1"/>
      </w:r>
    </w:p>
    <w:p w14:paraId="01D29EFA" w14:textId="77777777" w:rsidR="005E79EF" w:rsidRPr="005D4DB9" w:rsidRDefault="005E79EF" w:rsidP="005E79EF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5D4DB9">
        <w:rPr>
          <w:rFonts w:ascii="Times New Roman" w:hAnsi="Times New Roman" w:cs="Times New Roman"/>
          <w:color w:val="1F497D" w:themeColor="text2"/>
          <w:sz w:val="24"/>
          <w:szCs w:val="24"/>
        </w:rPr>
        <w:t>LEONARDO APARECIDO REZENDE BISPO, ALUNO 1.</w:t>
      </w:r>
    </w:p>
    <w:p w14:paraId="08299672" w14:textId="77777777" w:rsidR="005E79EF" w:rsidRPr="005D4DB9" w:rsidRDefault="005E79EF" w:rsidP="005E79EF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5D4DB9">
        <w:rPr>
          <w:rFonts w:ascii="Times New Roman" w:hAnsi="Times New Roman" w:cs="Times New Roman"/>
          <w:color w:val="1F497D" w:themeColor="text2"/>
          <w:sz w:val="24"/>
          <w:szCs w:val="24"/>
        </w:rPr>
        <w:t>DION DANTON, ALUNO 2.</w:t>
      </w:r>
    </w:p>
    <w:p w14:paraId="3E7D3AAE" w14:textId="77777777" w:rsidR="005E79EF" w:rsidRPr="005D4DB9" w:rsidRDefault="005E79EF" w:rsidP="005E79EF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5D4DB9">
        <w:rPr>
          <w:rFonts w:ascii="Times New Roman" w:hAnsi="Times New Roman" w:cs="Times New Roman"/>
          <w:color w:val="1F497D" w:themeColor="text2"/>
          <w:sz w:val="24"/>
          <w:szCs w:val="24"/>
        </w:rPr>
        <w:t>DANIEL CARLOS SILVA, ALUNO 3.</w:t>
      </w:r>
    </w:p>
    <w:p w14:paraId="6540F692" w14:textId="77777777" w:rsidR="005E79EF" w:rsidRPr="005D4DB9" w:rsidRDefault="005E79EF" w:rsidP="005E79EF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5D4DB9">
        <w:rPr>
          <w:rFonts w:ascii="Times New Roman" w:hAnsi="Times New Roman" w:cs="Times New Roman"/>
          <w:color w:val="1F497D" w:themeColor="text2"/>
          <w:sz w:val="24"/>
          <w:szCs w:val="24"/>
        </w:rPr>
        <w:t>ALISSON DA SILVA MEIRELES, ALUNO 4.</w:t>
      </w:r>
    </w:p>
    <w:p w14:paraId="08403A00" w14:textId="77777777" w:rsidR="005E79EF" w:rsidRPr="005D4DB9" w:rsidRDefault="005E79EF" w:rsidP="005E79EF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5D4DB9">
        <w:rPr>
          <w:rFonts w:ascii="Times New Roman" w:hAnsi="Times New Roman" w:cs="Times New Roman"/>
          <w:color w:val="1F497D" w:themeColor="text2"/>
          <w:sz w:val="24"/>
          <w:szCs w:val="24"/>
        </w:rPr>
        <w:t>AMAURI DE AQUINO LIMA, ALUNO 5.</w:t>
      </w:r>
    </w:p>
    <w:p w14:paraId="22FDC840" w14:textId="77777777" w:rsidR="005E79EF" w:rsidRPr="005D4DB9" w:rsidRDefault="005E79EF" w:rsidP="005E79EF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5D4DB9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 </w:t>
      </w:r>
    </w:p>
    <w:p w14:paraId="3839E077" w14:textId="77777777" w:rsidR="00595417" w:rsidRPr="00CF7C84" w:rsidRDefault="00595417" w:rsidP="00FC70D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14:paraId="1F651A16" w14:textId="77777777" w:rsidR="00595417" w:rsidRPr="00CF7C84" w:rsidRDefault="00595417" w:rsidP="00F670B9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7E775C09" w14:textId="62A5950B" w:rsidR="006F0315" w:rsidRPr="006F0315" w:rsidRDefault="00AE49E2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  <w:r>
        <w:rPr>
          <w:rFonts w:ascii="Times New Roman" w:hAnsi="Times New Roman"/>
          <w:i/>
          <w:color w:val="C00000"/>
          <w:sz w:val="24"/>
        </w:rPr>
        <w:br/>
      </w:r>
    </w:p>
    <w:p w14:paraId="27F6D477" w14:textId="73052212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  <w:r w:rsidRPr="006F0315">
        <w:rPr>
          <w:rFonts w:ascii="Times New Roman" w:hAnsi="Times New Roman"/>
          <w:b/>
          <w:color w:val="1F4E79"/>
          <w:sz w:val="24"/>
        </w:rPr>
        <w:t>INTRODUÇÃO</w:t>
      </w:r>
      <w:r w:rsidR="00D5175C">
        <w:rPr>
          <w:rFonts w:ascii="Times New Roman" w:hAnsi="Times New Roman"/>
          <w:b/>
          <w:color w:val="1F4E79"/>
          <w:sz w:val="24"/>
        </w:rPr>
        <w:t>:</w:t>
      </w:r>
    </w:p>
    <w:p w14:paraId="4341A0A3" w14:textId="77777777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</w:p>
    <w:p w14:paraId="3EDCB912" w14:textId="19315F5C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  <w:r w:rsidRPr="006F0315">
        <w:rPr>
          <w:rFonts w:ascii="Times New Roman" w:hAnsi="Times New Roman"/>
          <w:b/>
          <w:color w:val="1F4E79"/>
          <w:sz w:val="24"/>
        </w:rPr>
        <w:t>NAS ÚLTIMAS DÉCADAS, A TECNOLOGIA TRANSFORMOU A MANEIRA COMO ESTUDAMOS E TRABALHAMOS. ATUALMENTE, É DIFÍCIL CONCEBER UMA FORMAÇÃO OU UM TRABALHO QUE NÃO UTILIZE ALGUMA PLATAFORMA DIGITAL. O PROBLEMA É QUE ESSE PROGRESSO FOI MAIS ACELERADO DO QUE A ATENÇÃO À ACESSIBILIDADE: MUITOS SOFTWARES E INTERFACES AINDA SÃO DESENVOLVIDOS SEM CONSIDERAR AQUELES QUE NÃO UTILIZAM O COMPUTADOR DE FORMA “PADRÃO”. PARA AS PESSOAS COM DEFICIÊNCIA (PCD), ISSO REPRESENTA OBSTÁCULOS DIÁRIOS PARA APRENDER E OBTER UMA VAGA, O QUE AGRAVA AS DESIGUALDADES EXISTENTES.</w:t>
      </w:r>
      <w:r w:rsidR="002E09BF">
        <w:rPr>
          <w:rFonts w:ascii="Times New Roman" w:hAnsi="Times New Roman"/>
          <w:b/>
          <w:color w:val="1F4E79"/>
          <w:sz w:val="24"/>
        </w:rPr>
        <w:t xml:space="preserve"> </w:t>
      </w:r>
      <w:r w:rsidRPr="006F0315">
        <w:rPr>
          <w:rFonts w:ascii="Times New Roman" w:hAnsi="Times New Roman"/>
          <w:b/>
          <w:color w:val="1F4E79"/>
          <w:sz w:val="24"/>
        </w:rPr>
        <w:t>ESTE ESTUDO SE JUSTIFICA POR INDICAR QUE ESSE CENÁRIO PODE SER DIFERENTE: COM INFRAESTRUTURA ACESSÍVEL E TECNOLOGIAS ASSISTIVAS APROPRIADAS, PROFISSIONAIS COM DEFICIÊNCIA PODEM ATUAR COM AUTONOMIA E EXCELÊNCIA TÉCNICA NA COMPUTAÇÃO. A QUESTÃO CENTRAL É: COMO AS DIRETRIZES DE ACESSIBILIDADE E OS RECURSOS ASSISTIVOS CONTRIBUEM PARA A INCLUSÃO EDUCACIONAL E PROFISSIONAL NO SETOR DE TI? O OBJETIVO É EXAMINAR COMO A IMPLEMENTAÇÃO DESSAS DIRETRIZES E TECNOLOGIAS EM SISTEMAS DIGITAIS AJUDA A INTEGRAR PESSOAS COM DEFICIÊNCIA NA TECNOLOGIA DA INFORMAÇÃO.</w:t>
      </w:r>
    </w:p>
    <w:p w14:paraId="34B4C99F" w14:textId="77777777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</w:p>
    <w:p w14:paraId="16A7A9B0" w14:textId="3720B062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  <w:r w:rsidRPr="006F0315">
        <w:rPr>
          <w:rFonts w:ascii="Times New Roman" w:hAnsi="Times New Roman"/>
          <w:b/>
          <w:color w:val="1F4E79"/>
          <w:sz w:val="24"/>
        </w:rPr>
        <w:t>METODOLOGIA</w:t>
      </w:r>
      <w:r w:rsidR="00D5175C">
        <w:rPr>
          <w:rFonts w:ascii="Times New Roman" w:hAnsi="Times New Roman"/>
          <w:b/>
          <w:color w:val="1F4E79"/>
          <w:sz w:val="24"/>
        </w:rPr>
        <w:t>:</w:t>
      </w:r>
    </w:p>
    <w:p w14:paraId="39257F02" w14:textId="77777777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</w:p>
    <w:p w14:paraId="1394F798" w14:textId="322CBACF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  <w:r w:rsidRPr="006F0315">
        <w:rPr>
          <w:rFonts w:ascii="Times New Roman" w:hAnsi="Times New Roman"/>
          <w:b/>
          <w:color w:val="1F4E79"/>
          <w:sz w:val="24"/>
        </w:rPr>
        <w:t>ESTA PESQUISA É UMA REVISÃO BIBLIOGRÁFICA QUALITATIVA E EXPLORATÓRIA. A COLETA DE DADOS OCORREU NAS BASES SCIELO, GOOGLE ACADÊMICO E PORTAL DE PERIÓDICOS DA UEMG, COM DESCRITORES COMO “ACESSIBILIDADE DIGITAL”, “TECNOLOGIA ASSISTIVA”, “INCLUSÃO NO ENSINO DE TI” E “WEB ACCESSIBILITY”.</w:t>
      </w:r>
      <w:ins w:id="5" w:author="Yasmin Rezende" w:date="2026-10-12T21:55:00Z" w16du:dateUtc="2026-10-13T00:55:00Z">
        <w:r w:rsidR="00446A27">
          <w:rPr>
            <w:rFonts w:ascii="Times New Roman" w:hAnsi="Times New Roman"/>
            <w:b/>
            <w:color w:val="1F4E79"/>
            <w:sz w:val="24"/>
          </w:rPr>
          <w:t xml:space="preserve"> </w:t>
        </w:r>
      </w:ins>
      <w:r w:rsidRPr="006F0315">
        <w:rPr>
          <w:rFonts w:ascii="Times New Roman" w:hAnsi="Times New Roman"/>
          <w:b/>
          <w:color w:val="1F4E79"/>
          <w:sz w:val="24"/>
        </w:rPr>
        <w:t>FORAM INCLUÍDOS ARTIGOS PUBLICADOS ENTRE 2022 E 2026 E EXCLUÍDOS TRABALHOS DUPLICADOS, MONOGRAFIAS SEM PARECER DE PARES E ARTIGOS FORA DO ESCOPO DE ACESSIBILIDADE E TECNOLOGIA ASSISTIVA. APÓS TRIAGEM DE TÍTULOS, RESUMOS E TEXTO INTEGRAL, FORAM SELECIONADOS TRÊS ESTUDOS PARA A MATRIZ DE SÍNTESE ANALÍTICA.</w:t>
      </w:r>
    </w:p>
    <w:p w14:paraId="54EB2B94" w14:textId="77777777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</w:p>
    <w:p w14:paraId="5CF3B0CB" w14:textId="5DC53093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  <w:r w:rsidRPr="006F0315">
        <w:rPr>
          <w:rFonts w:ascii="Times New Roman" w:hAnsi="Times New Roman"/>
          <w:b/>
          <w:color w:val="1F4E79"/>
          <w:sz w:val="24"/>
        </w:rPr>
        <w:t>REVISÃO DA LITERATURA</w:t>
      </w:r>
      <w:r w:rsidR="00D5175C">
        <w:rPr>
          <w:rFonts w:ascii="Times New Roman" w:hAnsi="Times New Roman"/>
          <w:b/>
          <w:color w:val="1F4E79"/>
          <w:sz w:val="24"/>
        </w:rPr>
        <w:t>:</w:t>
      </w:r>
    </w:p>
    <w:p w14:paraId="0BD24865" w14:textId="77777777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  <w:r w:rsidRPr="006F0315">
        <w:rPr>
          <w:rFonts w:ascii="Times New Roman" w:hAnsi="Times New Roman"/>
          <w:b/>
          <w:color w:val="1F4E79"/>
          <w:sz w:val="24"/>
        </w:rPr>
        <w:t>BARREIRAS DE ACESSIBILIDADE E MARCOS NORMATIVOS NAS PLATAFORMAS DIGITAIS</w:t>
      </w:r>
    </w:p>
    <w:p w14:paraId="1D300CB5" w14:textId="77777777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</w:p>
    <w:p w14:paraId="57643034" w14:textId="77777777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  <w:r w:rsidRPr="006F0315">
        <w:rPr>
          <w:rFonts w:ascii="Times New Roman" w:hAnsi="Times New Roman"/>
          <w:b/>
          <w:color w:val="1F4E79"/>
          <w:sz w:val="24"/>
        </w:rPr>
        <w:t>NO BRASIL, A ACESSIBILIDADE TEM AMPARO LEGAL, SOBRETUDO NA LEI BRASILEIRA DE INCLUSÃO (LBI), QUE DEDICA UM TÍTULO INTEIRO AO TEMA E DETERMINA QUE OS PROJETOS SIGAM O DESENHO UNIVERSAL. NA PRÁTICA, PORÉM, A LEI NEM SEMPRE SE TRADUZ EM ACESSO EFETIVO. BERBERI E FRACARO (2022) ANALISARAM O MARCO JURÍDICO DA ACESSIBILIDADE E A TECNOLOGIA ASSISTIVA E CONCLUÍRAM QUE, EMBORA EXISTAM INÚMEROS RECURSOS TECNOLÓGICOS, AS PESSOAS COM DEFICIÊNCIA CONTINUAM PRIVADAS DO ACESSO A ELES, POR FATORES SOCIOECONÔMICOS COMO O CUSTO ELEVADO, A CARGA TRIBUTÁRIA E O POUCO INTERESSE DO MERCADO. OBSERVAM AINDA QUE A EXCLUSÃO DO MUNDO FÍSICO FOI TRANSPOSTA PARA O DIGITAL, O QUE DIFICULTA A INSERÇÃO DESSAS PESSOAS NA EDUCAÇÃO E NO TRABALHO, E QUE A TECNOLOGIA ASSISTIVA AJUDA A SUPERAR BARREIRAS ENQUANTO O DESENHO UNIVERSAL NÃO SE REALIZA PLENAMENTE.</w:t>
      </w:r>
    </w:p>
    <w:p w14:paraId="399A1A6D" w14:textId="77777777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</w:p>
    <w:p w14:paraId="67F491C6" w14:textId="77777777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  <w:r w:rsidRPr="006F0315">
        <w:rPr>
          <w:rFonts w:ascii="Times New Roman" w:hAnsi="Times New Roman"/>
          <w:b/>
          <w:color w:val="1F4E79"/>
          <w:sz w:val="24"/>
        </w:rPr>
        <w:t>NA EDUCAÇÃO, O CENÁRIO É SEMELHANTE. GROSSI E ALVARENGA (2025) ANALISARAM PESQUISAS SOBRE TECNOLOGIA ASSISTIVA NA EDUCAÇÃO PROFISSIONAL E TECNOLÓGICA E CONSTATARAM A FALTA DE RECURSOS APROPRIADOS E DE PREPARO PEDAGÓGICO NAS INSTITUIÇÕES, POIS MUITOS EDUCADORES NÃO TÊM FORMAÇÃO PARA UTILIZÁ-LOS, O QUE LIMITA A INCLUSÃO. ASSIM, OS DOIS ESTUDOS APONTAM UMA LACUNA SEMELHANTE: A DISTÂNCIA ENTRE O QUE A NORMA GARANTE E O QUE CHEGA, NA PRÁTICA, A ESTUDANTES E PROFISSIONAIS COM DEFICIÊNCIA. TER LEIS E TECNOLOGIA ASSISTIVA NÃO BASTA; É PRECISO GARANTIR O ACESSO A ESSES RECURSOS, PREPARAR AS INSTITUIÇÕES PARA USÁ-LOS E PROJETAR SISTEMAS, DESDE A BASE, PARA TODOS.</w:t>
      </w:r>
    </w:p>
    <w:p w14:paraId="2C895264" w14:textId="77777777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</w:p>
    <w:p w14:paraId="2B2A8AAA" w14:textId="77777777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  <w:r w:rsidRPr="006F0315">
        <w:rPr>
          <w:rFonts w:ascii="Times New Roman" w:hAnsi="Times New Roman"/>
          <w:b/>
          <w:color w:val="1F4E79"/>
          <w:sz w:val="24"/>
        </w:rPr>
        <w:t>TECNOLOGIAS ASSISTIVAS E INOVAÇÕES (IA) NA AUTONOMIA PROFISSIONAL</w:t>
      </w:r>
    </w:p>
    <w:p w14:paraId="1A166869" w14:textId="77777777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</w:p>
    <w:p w14:paraId="3920EBE7" w14:textId="0451A115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  <w:r w:rsidRPr="006F0315">
        <w:rPr>
          <w:rFonts w:ascii="Times New Roman" w:hAnsi="Times New Roman"/>
          <w:b/>
          <w:color w:val="1F4E79"/>
          <w:sz w:val="24"/>
        </w:rPr>
        <w:t>O AVANÇO DAS TECNOLOGIAS ASSISTIVAS E DA INTELIGÊNCIA ARTIFICIAL (IA) TEM AMPLIADO OS LIMITES DE AUTONOMIA DE USUÁRIOS COM DEFICIÊNCIA (BERBERI E FRACARO, 2022). GONÇALVES E SILVA (2026), EM REVISÃO SOBRE IA EM AUDIOLIVROS, APONTAM QUE O RECONHECIMENTO DE FALA E A SÍNTESE DE VOZ AMPLIAM AS POSSIBILIDADES DE ACESSIBILIDADE E O ACESSO À INFORMAÇÃO. BERBERI E FRACARO (2022) TAMBÉM RECONHECEM ESSE POTENCIAL AO DESCREVEREM A ACESSIBILIDADE UBÍQUA, NA QUAL RECURSOS ASSISTIVOS PODEM SER ACIONADOS EM QUALQUER LUGAR, MAS DESTACAM QUE OS AMBIENTES INTELIGENTES AINDA NÃO SÃO ECONOMICAMENTE ACESSÍVEIS À MAIORIA DA POPULAÇÃO.</w:t>
      </w:r>
      <w:r w:rsidR="00920E6A">
        <w:rPr>
          <w:rFonts w:ascii="Times New Roman" w:hAnsi="Times New Roman"/>
          <w:b/>
          <w:color w:val="1F4E79"/>
          <w:sz w:val="24"/>
        </w:rPr>
        <w:t xml:space="preserve"> </w:t>
      </w:r>
      <w:r w:rsidRPr="006F0315">
        <w:rPr>
          <w:rFonts w:ascii="Times New Roman" w:hAnsi="Times New Roman"/>
          <w:b/>
          <w:color w:val="1F4E79"/>
          <w:sz w:val="24"/>
        </w:rPr>
        <w:t>OS ESTUDOS REVELAM QUE, EMBORA A IA APRESENTE POTENCIAL PARA AMPLIAR A ACESSIBILIDADE (GONÇALVES E SILVA, 2026), A EFICÁCIA DAS TECNOLOGIAS ASSISTIVAS CONTINUA LIMITADA ENQUANTO O ACESSO A ELAS NÃO FOR AMPLIADO (BERBERI E FRACARO, 2022) E ENQUANTO FALTAREM RECURSOS APROPRIADOS E PREPARO PEDAGÓGICO NAS INSTITUIÇÕES DE ENSINO (GROSSI E ALVARENGA, 2025). OS ESTUDOS BASEIAM-SE EM REVISÃO BIBLIOGRÁFICA, SEM TESTES EMPÍRICOS COM USUÁRIOS FINAIS.</w:t>
      </w:r>
    </w:p>
    <w:p w14:paraId="3F06CEAA" w14:textId="77777777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</w:p>
    <w:p w14:paraId="0333301F" w14:textId="6493E6AC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  <w:r w:rsidRPr="006F0315">
        <w:rPr>
          <w:rFonts w:ascii="Times New Roman" w:hAnsi="Times New Roman"/>
          <w:b/>
          <w:color w:val="1F4E79"/>
          <w:sz w:val="24"/>
        </w:rPr>
        <w:t>SÍNTESE CRÍTICA</w:t>
      </w:r>
      <w:r w:rsidR="00D5175C">
        <w:rPr>
          <w:rFonts w:ascii="Times New Roman" w:hAnsi="Times New Roman"/>
          <w:b/>
          <w:color w:val="1F4E79"/>
          <w:sz w:val="24"/>
        </w:rPr>
        <w:t>:</w:t>
      </w:r>
    </w:p>
    <w:p w14:paraId="5DC9B900" w14:textId="77777777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</w:p>
    <w:p w14:paraId="6E917D01" w14:textId="5348EE54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  <w:r w:rsidRPr="006F0315">
        <w:rPr>
          <w:rFonts w:ascii="Times New Roman" w:hAnsi="Times New Roman"/>
          <w:b/>
          <w:color w:val="1F4E79"/>
          <w:sz w:val="24"/>
        </w:rPr>
        <w:t>OS TRÊS ESTUDOS SE COMPLEMENTAM E INDICAM UM CAMINHO PROMISSOR: A AMPLIAÇÃO DO ACESSO A TECNOLOGIAS ASSISTIVAS, ALIADA A FERRAMENTAS DE IA E A SISTEMAS PROJETADOS DESDE A BASE PARA TODOS, PODE VIABILIZAR A PARTICIPAÇÃO ACADÊMICA E PROFISSIONAL DE PESSOAS COM DEFICIÊNCIA NA TECNOLOGIA. HÁ, CONTUDO, DIFERENÇAS DE ÊNFASE: BERBERI E FRACARO ADOTAM UMA PERSPECTIVA NORMATIVO-LEGAL E SOCIOECONÔMICA; GROSSI E ALVARENGA, A EDUCAÇÃO PROFISSIONAL; E GONÇALVES E SILVA, O USO DA IA EM AUDIOLIVROS.</w:t>
      </w:r>
      <w:r w:rsidR="00885E29">
        <w:rPr>
          <w:rFonts w:ascii="Times New Roman" w:hAnsi="Times New Roman"/>
          <w:b/>
          <w:color w:val="1F4E79"/>
          <w:sz w:val="24"/>
        </w:rPr>
        <w:t xml:space="preserve"> </w:t>
      </w:r>
      <w:r w:rsidRPr="006F0315">
        <w:rPr>
          <w:rFonts w:ascii="Times New Roman" w:hAnsi="Times New Roman"/>
          <w:b/>
          <w:color w:val="1F4E79"/>
          <w:sz w:val="24"/>
        </w:rPr>
        <w:t>OS ESTUDOS ANALISADOS NÃO ABORDAM A ACESSIBILIDADE DE FERRAMENTAS DE DESENVOLVIMENTO DE SOFTWARE, COMO AMBIENTES DE DESENVOLVIMENTO INTEGRADO (IDES), REPOSITÓRIOS DE CÓDIGO E PLATAFORMAS DE SEGURANÇA DA INFORMAÇÃO, O QUE APONTA UMA LACUNA A SER INVESTIGADA POR ESTUDOS EMPÍRICOS.</w:t>
      </w:r>
    </w:p>
    <w:p w14:paraId="5E758D04" w14:textId="77777777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</w:p>
    <w:p w14:paraId="5EAFC3D1" w14:textId="24C20A64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  <w:r w:rsidRPr="006F0315">
        <w:rPr>
          <w:rFonts w:ascii="Times New Roman" w:hAnsi="Times New Roman"/>
          <w:b/>
          <w:color w:val="1F4E79"/>
          <w:sz w:val="24"/>
        </w:rPr>
        <w:t>CONSIDERAÇÕES FINAIS</w:t>
      </w:r>
      <w:r w:rsidR="00D5175C">
        <w:rPr>
          <w:rFonts w:ascii="Times New Roman" w:hAnsi="Times New Roman"/>
          <w:b/>
          <w:color w:val="1F4E79"/>
          <w:sz w:val="24"/>
        </w:rPr>
        <w:t>:</w:t>
      </w:r>
    </w:p>
    <w:p w14:paraId="17F82250" w14:textId="77777777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</w:p>
    <w:p w14:paraId="743A4ECA" w14:textId="28DA3071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  <w:r w:rsidRPr="006F0315">
        <w:rPr>
          <w:rFonts w:ascii="Times New Roman" w:hAnsi="Times New Roman"/>
          <w:b/>
          <w:color w:val="1F4E79"/>
          <w:sz w:val="24"/>
        </w:rPr>
        <w:t>O ESTUDO ALCANÇOU O OBJETIVO PROPOSTO AO INDICAR QUE AS DIRETRIZES DE ACESSIBILIDADE E TECNOLOGIAS ASSISTIVAS CONTRIBUEM PARA O INGRESSO, A PERMANÊNCIA E A ATUAÇÃO INDEPENDENTE DE PESSOAS COM DEFICIÊNCIA NA TI. CONSTATOU-SE QUE A ACESSIBILIDADE REDUZ OBSTÁCULOS NO USO DOS SISTEMAS, MAS SEU EFEITO DEPENDE DE GARANTIR O ACESSO A ESSES RECURSOS E DE PROJETAR SISTEMAS INCLUSIVOS DESDE A ORIGEM.</w:t>
      </w:r>
      <w:r w:rsidR="00885E29">
        <w:rPr>
          <w:rFonts w:ascii="Times New Roman" w:hAnsi="Times New Roman"/>
          <w:b/>
          <w:color w:val="1F4E79"/>
          <w:sz w:val="24"/>
        </w:rPr>
        <w:t xml:space="preserve"> </w:t>
      </w:r>
      <w:r w:rsidRPr="006F0315">
        <w:rPr>
          <w:rFonts w:ascii="Times New Roman" w:hAnsi="Times New Roman"/>
          <w:b/>
          <w:color w:val="1F4E79"/>
          <w:sz w:val="24"/>
        </w:rPr>
        <w:t xml:space="preserve">COMO LIMITAÇÃO, A AMOSTRA É RESTRITA E OS ESTUDOS TRATAM DE TECNOLOGIA ASSISTIVA EM GERAL, NÃO DO TRABALHO EM TI. FUTURAS INVESTIGAÇÕES DEVEM REALIZAR ESTUDOS EMPÍRICOS DE </w:t>
      </w:r>
      <w:r w:rsidRPr="006F0315">
        <w:rPr>
          <w:rFonts w:ascii="Times New Roman" w:hAnsi="Times New Roman"/>
          <w:b/>
          <w:color w:val="1F4E79"/>
          <w:sz w:val="24"/>
        </w:rPr>
        <w:lastRenderedPageBreak/>
        <w:t>USABILIDADE DE IDES COM DESENVOLVEDORES COM DEFICIÊNCIA VISUAL E AUDITIVA.</w:t>
      </w:r>
    </w:p>
    <w:p w14:paraId="7BED9B22" w14:textId="77777777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</w:p>
    <w:p w14:paraId="65655C03" w14:textId="5E2B77CE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  <w:r w:rsidRPr="006F0315">
        <w:rPr>
          <w:rFonts w:ascii="Times New Roman" w:hAnsi="Times New Roman"/>
          <w:b/>
          <w:color w:val="1F4E79"/>
          <w:sz w:val="24"/>
        </w:rPr>
        <w:t>RESUMO</w:t>
      </w:r>
      <w:r w:rsidR="00315107">
        <w:rPr>
          <w:rFonts w:ascii="Times New Roman" w:hAnsi="Times New Roman"/>
          <w:b/>
          <w:color w:val="1F4E79"/>
          <w:sz w:val="24"/>
        </w:rPr>
        <w:t xml:space="preserve"> COMPLETO</w:t>
      </w:r>
      <w:r w:rsidR="00EF3B5B">
        <w:rPr>
          <w:rFonts w:ascii="Times New Roman" w:hAnsi="Times New Roman"/>
          <w:b/>
          <w:color w:val="1F4E79"/>
          <w:sz w:val="24"/>
        </w:rPr>
        <w:t>:</w:t>
      </w:r>
    </w:p>
    <w:p w14:paraId="7C87D83F" w14:textId="77777777" w:rsidR="006F0315" w:rsidRPr="006F0315" w:rsidRDefault="006F0315" w:rsidP="006F0315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</w:p>
    <w:p w14:paraId="4E6E9146" w14:textId="2395A846" w:rsidR="004708DB" w:rsidRDefault="006F0315" w:rsidP="00AD1B1B">
      <w:pPr>
        <w:spacing w:after="0" w:line="240" w:lineRule="auto"/>
        <w:jc w:val="both"/>
        <w:rPr>
          <w:rFonts w:ascii="Times New Roman" w:hAnsi="Times New Roman"/>
          <w:b/>
          <w:color w:val="1F4E79"/>
          <w:sz w:val="24"/>
        </w:rPr>
      </w:pPr>
      <w:r w:rsidRPr="006F0315">
        <w:rPr>
          <w:rFonts w:ascii="Times New Roman" w:hAnsi="Times New Roman"/>
          <w:b/>
          <w:color w:val="1F4E79"/>
          <w:sz w:val="24"/>
        </w:rPr>
        <w:t>A INCLUSÃO DE PESSOAS COM DEFICIÊNCIA (PCD) NA TECNOLOGIA DA INFORMAÇÃO (TI) ENFRENTA DESAFIOS DE ACESSIBILIDADE E DE ADAPTAÇÃO DE SOFTWARES. ESTA REVISÃO BIBLIOGRÁFICA QUALITATIVA E EXPLORATÓRIA, COM ARTIGOS DE 2022 A 2026, EXAMINA COMO DIRETRIZES DE ACESSIBILIDADE E TECNOLOGIAS ASSISTIVAS FAVORECEM A INCLUSÃO ACADÊMICA E PROFISSIONAL DE PCD. PERSISTEM BARREIRAS: O ACESSO LIMITADO AOS RECURSOS ASSISTIVOS, A FALTA DE PREPARO PEDAGÓGICO DAS INSTITUIÇÕES E A AUSÊNCIA DE ESTUDOS SOBRE FERRAMENTAS DE DESENVOLVIMENTO. CONCLUI-SE QUE O DESIGN INCLUSIVO DESDE A ORIGEM, ALIADO À AMPLIAÇÃO DO ACESSO, É INDISPENSÁVEL PARA A AUTONOMIA DE ESTUDANTES E PROFISSIONAIS PCD.</w:t>
      </w:r>
    </w:p>
    <w:p w14:paraId="368F19DC" w14:textId="77777777" w:rsidR="00A22B03" w:rsidRPr="00D5175C" w:rsidRDefault="00A22B03" w:rsidP="00AD1B1B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</w:rPr>
      </w:pPr>
    </w:p>
    <w:p w14:paraId="0307C130" w14:textId="50B2A4F9" w:rsidR="008E088C" w:rsidRPr="00D5175C" w:rsidRDefault="008E088C" w:rsidP="008E088C">
      <w:pPr>
        <w:spacing w:after="0" w:line="240" w:lineRule="auto"/>
        <w:jc w:val="both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r w:rsidRPr="00D5175C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PALAVRAS-CHAVE</w:t>
      </w:r>
      <w:r w:rsidR="00D5175C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:</w:t>
      </w:r>
    </w:p>
    <w:p w14:paraId="5B8B01B0" w14:textId="77777777" w:rsidR="008E088C" w:rsidRPr="00D5175C" w:rsidRDefault="008E088C" w:rsidP="008E088C">
      <w:pPr>
        <w:spacing w:after="0" w:line="240" w:lineRule="auto"/>
        <w:jc w:val="both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</w:p>
    <w:p w14:paraId="1771BD50" w14:textId="7ECCA011" w:rsidR="00A22B03" w:rsidRPr="00D5175C" w:rsidRDefault="008E088C" w:rsidP="008E088C">
      <w:pPr>
        <w:spacing w:after="0" w:line="240" w:lineRule="auto"/>
        <w:jc w:val="both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r w:rsidRPr="00D5175C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ACESSIBILIDADE DIGITAL; TECNOLOGIAS ASSISTIVAS; INCLUSÃO SOCIAL.</w:t>
      </w:r>
    </w:p>
    <w:p w14:paraId="02C810A3" w14:textId="77777777" w:rsidR="00C259E1" w:rsidRPr="00D5175C" w:rsidRDefault="00C259E1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</w:pPr>
    </w:p>
    <w:p w14:paraId="5032E766" w14:textId="7D424D39" w:rsidR="007641CF" w:rsidRPr="00D5175C" w:rsidRDefault="007641CF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</w:pPr>
      <w:r w:rsidRPr="00D5175C"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  <w:t>REFERÊNCIA</w:t>
      </w:r>
      <w:r w:rsidR="00E1616A" w:rsidRPr="00D5175C"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  <w:t>S</w:t>
      </w:r>
      <w:r w:rsidR="00D5175C"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  <w:t>:</w:t>
      </w:r>
    </w:p>
    <w:p w14:paraId="13679FAF" w14:textId="77777777" w:rsidR="00956F27" w:rsidRPr="00956F27" w:rsidRDefault="00956F27" w:rsidP="00956F27">
      <w:pPr>
        <w:spacing w:before="200" w:line="240" w:lineRule="auto"/>
        <w:rPr>
          <w:rFonts w:ascii="Times New Roman" w:hAnsi="Times New Roman"/>
          <w:color w:val="1F4E79"/>
          <w:sz w:val="24"/>
        </w:rPr>
      </w:pPr>
      <w:r w:rsidRPr="00956F27">
        <w:rPr>
          <w:rFonts w:ascii="Times New Roman" w:hAnsi="Times New Roman"/>
          <w:color w:val="1F4E79"/>
          <w:sz w:val="24"/>
        </w:rPr>
        <w:t>BERBERI, MARCO ANTONIO LIMA; FRACARO, BEATRIZ. PESSOAS COM DEFICIÊNCIA, ACESSIBILIDADE E TECNOLOGIA: ENTRE POSSIBILIDADES E DESAFIOS PARA A INCLUSÃO. PENSAR – REVISTA DE CIÊNCIAS JURÍDICAS, FORTALEZA, V. 27, N. 4, P. 1-14, OUT./DEZ. 2022. DOI: 10.5020/2317-2150.2022.11972.</w:t>
      </w:r>
    </w:p>
    <w:p w14:paraId="0965C51C" w14:textId="77777777" w:rsidR="00956F27" w:rsidRPr="00956F27" w:rsidRDefault="00956F27" w:rsidP="00956F27">
      <w:pPr>
        <w:spacing w:before="200" w:line="240" w:lineRule="auto"/>
        <w:rPr>
          <w:rFonts w:ascii="Times New Roman" w:hAnsi="Times New Roman"/>
          <w:color w:val="1F4E79"/>
          <w:sz w:val="24"/>
        </w:rPr>
      </w:pPr>
    </w:p>
    <w:p w14:paraId="2047700E" w14:textId="77777777" w:rsidR="00956F27" w:rsidRPr="00956F27" w:rsidRDefault="00956F27" w:rsidP="00956F27">
      <w:pPr>
        <w:spacing w:before="200" w:line="240" w:lineRule="auto"/>
        <w:rPr>
          <w:rFonts w:ascii="Times New Roman" w:hAnsi="Times New Roman"/>
          <w:color w:val="1F4E79"/>
          <w:sz w:val="24"/>
        </w:rPr>
      </w:pPr>
      <w:r w:rsidRPr="00956F27">
        <w:rPr>
          <w:rFonts w:ascii="Times New Roman" w:hAnsi="Times New Roman"/>
          <w:color w:val="1F4E79"/>
          <w:sz w:val="24"/>
        </w:rPr>
        <w:t>GONÇALVES, SUELLEN SOUZA; SILVA, PATRÍCIA NASCIMENTO. INTELIGÊNCIA ARTIFICIAL EM AUDIOLIVROS: APLICAÇÕES E PERSPECTIVAS. PALABRA CLAVE (LA PLATA), V. 15, N. 2, E282, 2026. DOI: 10.24215/18539912E282.</w:t>
      </w:r>
    </w:p>
    <w:p w14:paraId="6FA29B5B" w14:textId="77777777" w:rsidR="00956F27" w:rsidRPr="00956F27" w:rsidRDefault="00956F27" w:rsidP="00956F27">
      <w:pPr>
        <w:spacing w:before="200" w:line="240" w:lineRule="auto"/>
        <w:rPr>
          <w:rFonts w:ascii="Times New Roman" w:hAnsi="Times New Roman"/>
          <w:color w:val="1F4E79"/>
          <w:sz w:val="24"/>
        </w:rPr>
      </w:pPr>
    </w:p>
    <w:p w14:paraId="087A0169" w14:textId="7655B87C" w:rsidR="00C708FD" w:rsidRPr="00956F27" w:rsidRDefault="00956F27" w:rsidP="00956F27">
      <w:pPr>
        <w:spacing w:before="200" w:line="240" w:lineRule="auto"/>
        <w:rPr>
          <w:rFonts w:ascii="Times New Roman" w:hAnsi="Times New Roman"/>
          <w:color w:val="1F4E79"/>
          <w:sz w:val="24"/>
        </w:rPr>
      </w:pPr>
      <w:r w:rsidRPr="00956F27">
        <w:rPr>
          <w:rFonts w:ascii="Times New Roman" w:hAnsi="Times New Roman"/>
          <w:color w:val="1F4E79"/>
          <w:sz w:val="24"/>
        </w:rPr>
        <w:t>GROSSI, MARCIA GORETT RIBEIRO; ALVARENGA, ADRIELLE KETLLENN FERNANDES DE. ACESSIBILIDADE E TECNOLOGIA ASSISTIVA NO CONTEXTO DA EDUCAÇÃO PROFISSIONAL E TECNOLÓGICA. SCIAS – EDUCAÇÃO, COMUNICAÇÃO E TECNOLOGIA, BELO HORIZONTE, V. 7, N. 1, P. 7-31, JAN./SET. 2025. DOI: 10.36704/SCIASEDUCOMTEC.V7I1.9546.</w:t>
      </w:r>
    </w:p>
    <w:sectPr w:rsidR="00C708FD" w:rsidRPr="00956F2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56581" w14:textId="77777777" w:rsidR="00623BE5" w:rsidRDefault="00623BE5" w:rsidP="00FC70D8">
      <w:pPr>
        <w:spacing w:after="0" w:line="240" w:lineRule="auto"/>
      </w:pPr>
      <w:r>
        <w:separator/>
      </w:r>
    </w:p>
  </w:endnote>
  <w:endnote w:type="continuationSeparator" w:id="0">
    <w:p w14:paraId="76B357C6" w14:textId="77777777" w:rsidR="00623BE5" w:rsidRDefault="00623BE5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91A48" w14:textId="77777777" w:rsidR="00623BE5" w:rsidRDefault="00623BE5" w:rsidP="00FC70D8">
      <w:pPr>
        <w:spacing w:after="0" w:line="240" w:lineRule="auto"/>
      </w:pPr>
      <w:r>
        <w:separator/>
      </w:r>
    </w:p>
  </w:footnote>
  <w:footnote w:type="continuationSeparator" w:id="0">
    <w:p w14:paraId="11FEEFF7" w14:textId="77777777" w:rsidR="00623BE5" w:rsidRDefault="00623BE5" w:rsidP="00FC70D8">
      <w:pPr>
        <w:spacing w:after="0" w:line="240" w:lineRule="auto"/>
      </w:pPr>
      <w:r>
        <w:continuationSeparator/>
      </w:r>
    </w:p>
  </w:footnote>
  <w:footnote w:id="1">
    <w:p w14:paraId="0971E9A0" w14:textId="66C1F0D8" w:rsidR="005E79EF" w:rsidRDefault="0072291A" w:rsidP="0072291A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EE578E">
        <w:rPr>
          <w:rFonts w:ascii="Times New Roman" w:hAnsi="Times New Roman" w:cs="Times New Roman"/>
          <w:sz w:val="16"/>
          <w:szCs w:val="16"/>
          <w:vertAlign w:val="superscript"/>
        </w:rPr>
        <w:footnoteRef/>
      </w:r>
      <w:r w:rsidRPr="00EE578E">
        <w:rPr>
          <w:rFonts w:ascii="Times New Roman" w:hAnsi="Times New Roman" w:cs="Times New Roman"/>
          <w:sz w:val="16"/>
          <w:szCs w:val="16"/>
        </w:rPr>
        <w:t xml:space="preserve"> </w:t>
      </w:r>
      <w:r w:rsidR="006D5DF8" w:rsidRPr="00EE578E">
        <w:rPr>
          <w:rFonts w:ascii="Times New Roman" w:hAnsi="Times New Roman" w:cs="Times New Roman"/>
          <w:sz w:val="16"/>
          <w:szCs w:val="16"/>
        </w:rPr>
        <w:t>isousa@brazcubas.edu.br</w:t>
      </w:r>
      <w:r w:rsidR="006D5DF8" w:rsidRPr="006D5DF8">
        <w:rPr>
          <w:rFonts w:ascii="Times New Roman" w:hAnsi="Times New Roman" w:cs="Times New Roman"/>
          <w:sz w:val="16"/>
          <w:szCs w:val="16"/>
        </w:rPr>
        <w:t xml:space="preserve"> -</w:t>
      </w:r>
      <w:r w:rsidRPr="00EE578E">
        <w:rPr>
          <w:rFonts w:ascii="Times New Roman" w:hAnsi="Times New Roman" w:cs="Times New Roman"/>
          <w:sz w:val="16"/>
          <w:szCs w:val="16"/>
        </w:rPr>
        <w:t xml:space="preserve"> </w:t>
      </w:r>
      <w:r w:rsidR="006D5DF8" w:rsidRPr="006D5DF8">
        <w:rPr>
          <w:rFonts w:ascii="Times New Roman" w:hAnsi="Times New Roman" w:cs="Times New Roman"/>
          <w:sz w:val="16"/>
          <w:szCs w:val="16"/>
        </w:rPr>
        <w:t xml:space="preserve">ID Lattes: </w:t>
      </w:r>
      <w:r w:rsidR="006D5DF8" w:rsidRPr="00EE578E">
        <w:rPr>
          <w:rFonts w:ascii="Times New Roman" w:hAnsi="Times New Roman" w:cs="Times New Roman"/>
          <w:sz w:val="16"/>
          <w:szCs w:val="16"/>
          <w:shd w:val="clear" w:color="auto" w:fill="FFFFFF"/>
        </w:rPr>
        <w:t>4215441884581120</w:t>
      </w:r>
      <w:r w:rsidR="006D5DF8" w:rsidRPr="006D5DF8">
        <w:rPr>
          <w:rFonts w:ascii="Times New Roman" w:hAnsi="Times New Roman" w:cs="Times New Roman"/>
          <w:sz w:val="16"/>
          <w:szCs w:val="16"/>
        </w:rPr>
        <w:t xml:space="preserve"> -</w:t>
      </w:r>
      <w:r w:rsidRPr="006D5DF8">
        <w:rPr>
          <w:rFonts w:ascii="Times New Roman" w:hAnsi="Times New Roman" w:cs="Times New Roman"/>
          <w:sz w:val="16"/>
          <w:szCs w:val="16"/>
        </w:rPr>
        <w:t xml:space="preserve"> Graduação</w:t>
      </w:r>
      <w:r w:rsidR="006D5DF8" w:rsidRPr="006D5DF8">
        <w:rPr>
          <w:rFonts w:ascii="Times New Roman" w:hAnsi="Times New Roman" w:cs="Times New Roman"/>
          <w:sz w:val="16"/>
          <w:szCs w:val="16"/>
        </w:rPr>
        <w:t xml:space="preserve"> em Análise e Desenvolvimento de Sistemas</w:t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r w:rsidR="006D5DF8" w:rsidRPr="006D5DF8">
        <w:rPr>
          <w:rFonts w:ascii="Times New Roman" w:hAnsi="Times New Roman" w:cs="Times New Roman"/>
          <w:sz w:val="16"/>
          <w:szCs w:val="16"/>
        </w:rPr>
        <w:t>-</w:t>
      </w:r>
      <w:r w:rsidRPr="006D5DF8">
        <w:rPr>
          <w:rFonts w:ascii="Times New Roman" w:hAnsi="Times New Roman" w:cs="Times New Roman"/>
          <w:sz w:val="16"/>
          <w:szCs w:val="16"/>
        </w:rPr>
        <w:t xml:space="preserve"> Especialização</w:t>
      </w:r>
      <w:r w:rsidR="006D5DF8">
        <w:rPr>
          <w:rFonts w:ascii="Times New Roman" w:hAnsi="Times New Roman" w:cs="Times New Roman"/>
          <w:sz w:val="16"/>
          <w:szCs w:val="16"/>
        </w:rPr>
        <w:t xml:space="preserve"> em Algoritmos e Lógica de Programação</w:t>
      </w:r>
    </w:p>
    <w:p w14:paraId="5D12B2D1" w14:textId="43529215" w:rsidR="00550205" w:rsidRDefault="00E30D9D" w:rsidP="0072291A">
      <w:pPr>
        <w:pStyle w:val="Textodenotaderodap"/>
        <w:rPr>
          <w:ins w:id="0" w:author="Yasmin Rezende" w:date="2026-10-12T22:27:00Z" w16du:dateUtc="2026-10-13T01:27:00Z"/>
          <w:rFonts w:ascii="Times New Roman" w:hAnsi="Times New Roman" w:cs="Times New Roman"/>
          <w:sz w:val="16"/>
          <w:szCs w:val="16"/>
        </w:rPr>
      </w:pPr>
      <w:r w:rsidRPr="00E30D9D">
        <w:rPr>
          <w:rFonts w:ascii="Times New Roman" w:hAnsi="Times New Roman" w:cs="Times New Roman"/>
          <w:sz w:val="16"/>
          <w:szCs w:val="16"/>
        </w:rPr>
        <w:t>Amauri.aquino@cs.brazcubas</w:t>
      </w:r>
      <w:r w:rsidR="00FB3CCF">
        <w:rPr>
          <w:rFonts w:ascii="Times New Roman" w:hAnsi="Times New Roman" w:cs="Times New Roman"/>
          <w:sz w:val="16"/>
          <w:szCs w:val="16"/>
        </w:rPr>
        <w:t>.edu.br</w:t>
      </w:r>
      <w:r w:rsidRPr="00E30D9D">
        <w:rPr>
          <w:rFonts w:ascii="Times New Roman" w:hAnsi="Times New Roman" w:cs="Times New Roman"/>
          <w:sz w:val="16"/>
          <w:szCs w:val="16"/>
        </w:rPr>
        <w:t xml:space="preserve"> - 48317357 - Centro Universitário Braz Cubas - Graduação em Ciência da </w:t>
      </w:r>
      <w:proofErr w:type="gramStart"/>
      <w:r w:rsidRPr="00E30D9D">
        <w:rPr>
          <w:rFonts w:ascii="Times New Roman" w:hAnsi="Times New Roman" w:cs="Times New Roman"/>
          <w:sz w:val="16"/>
          <w:szCs w:val="16"/>
        </w:rPr>
        <w:t>Computação  (</w:t>
      </w:r>
      <w:proofErr w:type="gramEnd"/>
      <w:r w:rsidRPr="00E30D9D">
        <w:rPr>
          <w:rFonts w:ascii="Times New Roman" w:hAnsi="Times New Roman" w:cs="Times New Roman"/>
          <w:sz w:val="16"/>
          <w:szCs w:val="16"/>
        </w:rPr>
        <w:t>2° Semestre)</w:t>
      </w:r>
    </w:p>
    <w:p w14:paraId="63A5CA96" w14:textId="352151A4" w:rsidR="008D5A27" w:rsidRDefault="008D5A27" w:rsidP="0072291A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8D5A27">
        <w:rPr>
          <w:rFonts w:ascii="Times New Roman" w:hAnsi="Times New Roman" w:cs="Times New Roman"/>
          <w:sz w:val="16"/>
          <w:szCs w:val="16"/>
        </w:rPr>
        <w:t>dion.ferreira@cs.brazcubas</w:t>
      </w:r>
      <w:r w:rsidR="00D809B5">
        <w:rPr>
          <w:rFonts w:ascii="Times New Roman" w:hAnsi="Times New Roman" w:cs="Times New Roman"/>
          <w:sz w:val="16"/>
          <w:szCs w:val="16"/>
        </w:rPr>
        <w:t>.edu.br</w:t>
      </w:r>
      <w:r w:rsidRPr="008D5A27">
        <w:rPr>
          <w:rFonts w:ascii="Times New Roman" w:hAnsi="Times New Roman" w:cs="Times New Roman"/>
          <w:sz w:val="16"/>
          <w:szCs w:val="16"/>
        </w:rPr>
        <w:t xml:space="preserve"> - 48076759 - Centro Universitário Braz Cubas - Graduação em Ciência da </w:t>
      </w:r>
      <w:proofErr w:type="gramStart"/>
      <w:r w:rsidRPr="008D5A27">
        <w:rPr>
          <w:rFonts w:ascii="Times New Roman" w:hAnsi="Times New Roman" w:cs="Times New Roman"/>
          <w:sz w:val="16"/>
          <w:szCs w:val="16"/>
        </w:rPr>
        <w:t>Computação  (</w:t>
      </w:r>
      <w:proofErr w:type="gramEnd"/>
      <w:r w:rsidRPr="008D5A27">
        <w:rPr>
          <w:rFonts w:ascii="Times New Roman" w:hAnsi="Times New Roman" w:cs="Times New Roman"/>
          <w:sz w:val="16"/>
          <w:szCs w:val="16"/>
        </w:rPr>
        <w:t>2° Semestre)</w:t>
      </w:r>
    </w:p>
    <w:p w14:paraId="3BB1FBDA" w14:textId="3DD1A33A" w:rsidR="005E79EF" w:rsidRDefault="008D5A27" w:rsidP="0072291A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8D5A27">
        <w:rPr>
          <w:rStyle w:val="Refdenotaderodap"/>
          <w:rFonts w:ascii="Times New Roman" w:hAnsi="Times New Roman" w:cs="Times New Roman"/>
          <w:sz w:val="16"/>
          <w:szCs w:val="16"/>
          <w:vertAlign w:val="baseline"/>
        </w:rPr>
        <w:t>alisson.meireles@cs.brazcubas</w:t>
      </w:r>
      <w:proofErr w:type="gramStart"/>
      <w:r w:rsidR="00D809B5">
        <w:rPr>
          <w:rFonts w:ascii="Times New Roman" w:hAnsi="Times New Roman" w:cs="Times New Roman"/>
          <w:sz w:val="16"/>
          <w:szCs w:val="16"/>
        </w:rPr>
        <w:t>.</w:t>
      </w:r>
      <w:r w:rsidR="00D809B5">
        <w:rPr>
          <w:rFonts w:ascii="Times New Roman" w:hAnsi="Times New Roman" w:cs="Times New Roman"/>
          <w:sz w:val="16"/>
          <w:szCs w:val="16"/>
        </w:rPr>
        <w:t>edu.br</w:t>
      </w:r>
      <w:proofErr w:type="gramEnd"/>
      <w:r w:rsidR="00D809B5" w:rsidRPr="008D5A27">
        <w:rPr>
          <w:rStyle w:val="Refdenotaderodap"/>
          <w:rFonts w:ascii="Times New Roman" w:hAnsi="Times New Roman" w:cs="Times New Roman"/>
          <w:sz w:val="16"/>
          <w:szCs w:val="16"/>
          <w:vertAlign w:val="baseline"/>
        </w:rPr>
        <w:t xml:space="preserve"> </w:t>
      </w:r>
      <w:r w:rsidRPr="008D5A27">
        <w:rPr>
          <w:rStyle w:val="Refdenotaderodap"/>
          <w:rFonts w:ascii="Times New Roman" w:hAnsi="Times New Roman" w:cs="Times New Roman"/>
          <w:sz w:val="16"/>
          <w:szCs w:val="16"/>
          <w:vertAlign w:val="baseline"/>
        </w:rPr>
        <w:t>- 47268956- Centro Universitário Braz Cubas - Graduação em Ciência da Computação  (2° Semestre)</w:t>
      </w:r>
    </w:p>
    <w:p w14:paraId="76E36ADB" w14:textId="7162A520" w:rsidR="00B35809" w:rsidRPr="00B35809" w:rsidRDefault="00D352EE" w:rsidP="00B35809">
      <w:pPr>
        <w:pStyle w:val="Textodenotaderodap"/>
        <w:rPr>
          <w:rFonts w:ascii="Times New Roman" w:hAnsi="Times New Roman" w:cs="Times New Roman"/>
          <w:sz w:val="16"/>
          <w:szCs w:val="16"/>
        </w:rPr>
      </w:pPr>
      <w:hyperlink r:id="rId1" w:history="1">
        <w:r w:rsidRPr="00847F1B">
          <w:rPr>
            <w:rStyle w:val="Hyperlink"/>
            <w:rFonts w:ascii="Times New Roman" w:hAnsi="Times New Roman" w:cs="Times New Roman"/>
            <w:sz w:val="16"/>
            <w:szCs w:val="16"/>
          </w:rPr>
          <w:t>daniel.carlos@cs.brazcubas.edu.br</w:t>
        </w:r>
      </w:hyperlink>
      <w:r>
        <w:rPr>
          <w:rFonts w:ascii="Times New Roman" w:hAnsi="Times New Roman" w:cs="Times New Roman"/>
          <w:sz w:val="16"/>
          <w:szCs w:val="16"/>
        </w:rPr>
        <w:t xml:space="preserve"> - </w:t>
      </w:r>
      <w:r w:rsidRPr="00B35809">
        <w:rPr>
          <w:rFonts w:ascii="Times New Roman" w:hAnsi="Times New Roman" w:cs="Times New Roman"/>
          <w:sz w:val="16"/>
          <w:szCs w:val="16"/>
        </w:rPr>
        <w:t xml:space="preserve">47346388 - Centro Universitário Braz Cubas - Graduação em Ciência da </w:t>
      </w:r>
      <w:proofErr w:type="gramStart"/>
      <w:r w:rsidRPr="00B35809">
        <w:rPr>
          <w:rFonts w:ascii="Times New Roman" w:hAnsi="Times New Roman" w:cs="Times New Roman"/>
          <w:sz w:val="16"/>
          <w:szCs w:val="16"/>
        </w:rPr>
        <w:t>Computação  (</w:t>
      </w:r>
      <w:proofErr w:type="gramEnd"/>
      <w:r w:rsidRPr="00B35809">
        <w:rPr>
          <w:rFonts w:ascii="Times New Roman" w:hAnsi="Times New Roman" w:cs="Times New Roman"/>
          <w:sz w:val="16"/>
          <w:szCs w:val="16"/>
        </w:rPr>
        <w:t>2° Semestre)</w:t>
      </w:r>
    </w:p>
    <w:p w14:paraId="7D6A320C" w14:textId="4B113AF9" w:rsidR="00FB3CCF" w:rsidRPr="00B35809" w:rsidRDefault="00FB3CCF" w:rsidP="00FB3CCF">
      <w:pPr>
        <w:pStyle w:val="Textodenotaderodap"/>
        <w:rPr>
          <w:rFonts w:ascii="Times New Roman" w:hAnsi="Times New Roman" w:cs="Times New Roman"/>
          <w:sz w:val="16"/>
          <w:szCs w:val="16"/>
        </w:rPr>
      </w:pPr>
      <w:ins w:id="1" w:author="Yasmin Rezende" w:date="2026-10-12T22:34:00Z" w16du:dateUtc="2026-10-13T01:34:00Z">
        <w:r>
          <w:rPr>
            <w:rFonts w:ascii="Times New Roman" w:hAnsi="Times New Roman" w:cs="Times New Roman"/>
            <w:sz w:val="16"/>
            <w:szCs w:val="16"/>
          </w:rPr>
          <w:fldChar w:fldCharType="begin"/>
        </w:r>
        <w:r>
          <w:rPr>
            <w:rFonts w:ascii="Times New Roman" w:hAnsi="Times New Roman" w:cs="Times New Roman"/>
            <w:sz w:val="16"/>
            <w:szCs w:val="16"/>
          </w:rPr>
          <w:instrText>HYPERLINK "mailto:</w:instrText>
        </w:r>
      </w:ins>
      <w:r w:rsidRPr="00FB3CCF">
        <w:rPr>
          <w:rFonts w:ascii="Times New Roman" w:hAnsi="Times New Roman" w:cs="Times New Roman"/>
          <w:sz w:val="16"/>
          <w:szCs w:val="16"/>
          <w:rPrChange w:id="2" w:author="Yasmin Rezende" w:date="2026-10-12T22:34:00Z" w16du:dateUtc="2026-10-13T01:34:00Z">
            <w:rPr>
              <w:rStyle w:val="Hyperlink"/>
              <w:rFonts w:ascii="Times New Roman" w:hAnsi="Times New Roman" w:cs="Times New Roman"/>
              <w:sz w:val="16"/>
              <w:szCs w:val="16"/>
            </w:rPr>
          </w:rPrChange>
        </w:rPr>
        <w:instrText>Leonardo.bispo@cs.brazcubas.edu.br</w:instrText>
      </w:r>
      <w:ins w:id="3" w:author="Yasmin Rezende" w:date="2026-10-12T22:34:00Z" w16du:dateUtc="2026-10-13T01:34:00Z">
        <w:r>
          <w:rPr>
            <w:rFonts w:ascii="Times New Roman" w:hAnsi="Times New Roman" w:cs="Times New Roman"/>
            <w:sz w:val="16"/>
            <w:szCs w:val="16"/>
          </w:rPr>
          <w:instrText>"</w:instrText>
        </w:r>
        <w:r>
          <w:rPr>
            <w:rFonts w:ascii="Times New Roman" w:hAnsi="Times New Roman" w:cs="Times New Roman"/>
            <w:sz w:val="16"/>
            <w:szCs w:val="16"/>
          </w:rPr>
          <w:fldChar w:fldCharType="separate"/>
        </w:r>
      </w:ins>
      <w:r w:rsidRPr="00FB3CCF">
        <w:rPr>
          <w:rStyle w:val="Hyperlink"/>
          <w:rFonts w:ascii="Times New Roman" w:hAnsi="Times New Roman" w:cs="Times New Roman"/>
          <w:sz w:val="16"/>
          <w:szCs w:val="16"/>
        </w:rPr>
        <w:t>Leonardo.bispo@cs.brazcubas.edu.br</w:t>
      </w:r>
      <w:ins w:id="4" w:author="Yasmin Rezende" w:date="2026-10-12T22:34:00Z" w16du:dateUtc="2026-10-13T01:34:00Z">
        <w:r>
          <w:rPr>
            <w:rFonts w:ascii="Times New Roman" w:hAnsi="Times New Roman" w:cs="Times New Roman"/>
            <w:sz w:val="16"/>
            <w:szCs w:val="16"/>
          </w:rPr>
          <w:fldChar w:fldCharType="end"/>
        </w:r>
      </w:ins>
      <w:r w:rsidR="009A5CCB">
        <w:rPr>
          <w:rFonts w:ascii="Times New Roman" w:hAnsi="Times New Roman" w:cs="Times New Roman"/>
          <w:sz w:val="16"/>
          <w:szCs w:val="16"/>
        </w:rPr>
        <w:t xml:space="preserve"> </w:t>
      </w:r>
      <w:r w:rsidR="00B54FE1">
        <w:rPr>
          <w:rFonts w:ascii="Times New Roman" w:hAnsi="Times New Roman" w:cs="Times New Roman"/>
          <w:sz w:val="16"/>
          <w:szCs w:val="16"/>
        </w:rPr>
        <w:t>–</w:t>
      </w:r>
      <w:r w:rsidR="009A5CCB">
        <w:rPr>
          <w:rFonts w:ascii="Times New Roman" w:hAnsi="Times New Roman" w:cs="Times New Roman"/>
          <w:sz w:val="16"/>
          <w:szCs w:val="16"/>
        </w:rPr>
        <w:t xml:space="preserve"> 48</w:t>
      </w:r>
      <w:r w:rsidR="00B54FE1">
        <w:rPr>
          <w:rFonts w:ascii="Times New Roman" w:hAnsi="Times New Roman" w:cs="Times New Roman"/>
          <w:sz w:val="16"/>
          <w:szCs w:val="16"/>
        </w:rPr>
        <w:t xml:space="preserve">299332 - </w:t>
      </w:r>
      <w:r w:rsidRPr="00B35809">
        <w:rPr>
          <w:rFonts w:ascii="Times New Roman" w:hAnsi="Times New Roman" w:cs="Times New Roman"/>
          <w:sz w:val="16"/>
          <w:szCs w:val="16"/>
        </w:rPr>
        <w:t xml:space="preserve">Centro Universitário Braz Cubas - Graduação em Ciência da </w:t>
      </w:r>
      <w:proofErr w:type="gramStart"/>
      <w:r w:rsidRPr="00B35809">
        <w:rPr>
          <w:rFonts w:ascii="Times New Roman" w:hAnsi="Times New Roman" w:cs="Times New Roman"/>
          <w:sz w:val="16"/>
          <w:szCs w:val="16"/>
        </w:rPr>
        <w:t>Computação  (</w:t>
      </w:r>
      <w:proofErr w:type="gramEnd"/>
      <w:r w:rsidRPr="00B35809">
        <w:rPr>
          <w:rFonts w:ascii="Times New Roman" w:hAnsi="Times New Roman" w:cs="Times New Roman"/>
          <w:sz w:val="16"/>
          <w:szCs w:val="16"/>
        </w:rPr>
        <w:t>2° Semestre)</w:t>
      </w:r>
    </w:p>
    <w:p w14:paraId="68C092D9" w14:textId="6E0EF429" w:rsidR="00B35809" w:rsidRPr="00EE578E" w:rsidRDefault="00B35809" w:rsidP="00B35809">
      <w:pPr>
        <w:pStyle w:val="Textodenotaderodap"/>
        <w:rPr>
          <w:rStyle w:val="Refdenotaderodap"/>
          <w:rFonts w:ascii="Times New Roman" w:hAnsi="Times New Roman" w:cs="Times New Roman"/>
          <w:sz w:val="16"/>
          <w:szCs w:val="16"/>
          <w:vertAlign w:val="baseline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C464F" w14:textId="77777777"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164BEDE5" wp14:editId="79F229BA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8241E7" w14:textId="77777777" w:rsidR="007641CF" w:rsidRDefault="007641CF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asmin Rezende">
    <w15:presenceInfo w15:providerId="Windows Live" w15:userId="8ff6a4dd0e9307f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D8"/>
    <w:rsid w:val="00013226"/>
    <w:rsid w:val="0001397A"/>
    <w:rsid w:val="00060B4B"/>
    <w:rsid w:val="000656E9"/>
    <w:rsid w:val="000819CF"/>
    <w:rsid w:val="00086742"/>
    <w:rsid w:val="00086F56"/>
    <w:rsid w:val="00092B78"/>
    <w:rsid w:val="000A2BBF"/>
    <w:rsid w:val="0015479F"/>
    <w:rsid w:val="00167E78"/>
    <w:rsid w:val="001736FF"/>
    <w:rsid w:val="001A617E"/>
    <w:rsid w:val="001E107E"/>
    <w:rsid w:val="001E29AC"/>
    <w:rsid w:val="0024210A"/>
    <w:rsid w:val="00264E24"/>
    <w:rsid w:val="00271CA6"/>
    <w:rsid w:val="00291333"/>
    <w:rsid w:val="002E09BF"/>
    <w:rsid w:val="0030327C"/>
    <w:rsid w:val="00312DE8"/>
    <w:rsid w:val="00315107"/>
    <w:rsid w:val="00370E91"/>
    <w:rsid w:val="003A5BF3"/>
    <w:rsid w:val="003A6119"/>
    <w:rsid w:val="00413C9C"/>
    <w:rsid w:val="00420BDF"/>
    <w:rsid w:val="00432C91"/>
    <w:rsid w:val="00446A27"/>
    <w:rsid w:val="004708DB"/>
    <w:rsid w:val="004E2226"/>
    <w:rsid w:val="004E37A2"/>
    <w:rsid w:val="004E6F9D"/>
    <w:rsid w:val="00501E27"/>
    <w:rsid w:val="00550205"/>
    <w:rsid w:val="00567688"/>
    <w:rsid w:val="0058428F"/>
    <w:rsid w:val="005852F5"/>
    <w:rsid w:val="00595417"/>
    <w:rsid w:val="005C422F"/>
    <w:rsid w:val="005E2F01"/>
    <w:rsid w:val="005E79EF"/>
    <w:rsid w:val="0061002A"/>
    <w:rsid w:val="00622EE0"/>
    <w:rsid w:val="00623BE5"/>
    <w:rsid w:val="00623E37"/>
    <w:rsid w:val="006D5DF8"/>
    <w:rsid w:val="006E11E9"/>
    <w:rsid w:val="006F0315"/>
    <w:rsid w:val="006F1A2F"/>
    <w:rsid w:val="0072291A"/>
    <w:rsid w:val="007432CF"/>
    <w:rsid w:val="0076197C"/>
    <w:rsid w:val="007641CF"/>
    <w:rsid w:val="007769ED"/>
    <w:rsid w:val="00802998"/>
    <w:rsid w:val="008525B0"/>
    <w:rsid w:val="00885E29"/>
    <w:rsid w:val="008B4F7B"/>
    <w:rsid w:val="008D5A27"/>
    <w:rsid w:val="008D679D"/>
    <w:rsid w:val="008E088C"/>
    <w:rsid w:val="00920E6A"/>
    <w:rsid w:val="00931D64"/>
    <w:rsid w:val="009529EC"/>
    <w:rsid w:val="00956F27"/>
    <w:rsid w:val="00973471"/>
    <w:rsid w:val="009855E4"/>
    <w:rsid w:val="009A5CCB"/>
    <w:rsid w:val="009B6A4D"/>
    <w:rsid w:val="009C17FE"/>
    <w:rsid w:val="009E7859"/>
    <w:rsid w:val="00A22B03"/>
    <w:rsid w:val="00A51101"/>
    <w:rsid w:val="00A70F89"/>
    <w:rsid w:val="00A866D7"/>
    <w:rsid w:val="00A93D78"/>
    <w:rsid w:val="00AD1B1B"/>
    <w:rsid w:val="00AE49E2"/>
    <w:rsid w:val="00AF01D1"/>
    <w:rsid w:val="00B1526F"/>
    <w:rsid w:val="00B2763F"/>
    <w:rsid w:val="00B2795B"/>
    <w:rsid w:val="00B35809"/>
    <w:rsid w:val="00B54FE1"/>
    <w:rsid w:val="00BB1BED"/>
    <w:rsid w:val="00BC1501"/>
    <w:rsid w:val="00C259E1"/>
    <w:rsid w:val="00C708FD"/>
    <w:rsid w:val="00C975BF"/>
    <w:rsid w:val="00CC7DDE"/>
    <w:rsid w:val="00CD4A34"/>
    <w:rsid w:val="00CF5578"/>
    <w:rsid w:val="00CF7C84"/>
    <w:rsid w:val="00D352EE"/>
    <w:rsid w:val="00D5175C"/>
    <w:rsid w:val="00D716B8"/>
    <w:rsid w:val="00D809B5"/>
    <w:rsid w:val="00DB026B"/>
    <w:rsid w:val="00DC2717"/>
    <w:rsid w:val="00E13575"/>
    <w:rsid w:val="00E1616A"/>
    <w:rsid w:val="00E30D9D"/>
    <w:rsid w:val="00E6025C"/>
    <w:rsid w:val="00E80D60"/>
    <w:rsid w:val="00E93B7B"/>
    <w:rsid w:val="00EA2D91"/>
    <w:rsid w:val="00EA5B6A"/>
    <w:rsid w:val="00EB3286"/>
    <w:rsid w:val="00EC68F0"/>
    <w:rsid w:val="00ED28C6"/>
    <w:rsid w:val="00EE578E"/>
    <w:rsid w:val="00EF3B5B"/>
    <w:rsid w:val="00F133D1"/>
    <w:rsid w:val="00F341A9"/>
    <w:rsid w:val="00F670B9"/>
    <w:rsid w:val="00F7244C"/>
    <w:rsid w:val="00F72D6C"/>
    <w:rsid w:val="00FB3CCF"/>
    <w:rsid w:val="00F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64F6"/>
  <w15:docId w15:val="{1672F570-EC95-4C15-A544-084778DC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5E79EF"/>
    <w:pPr>
      <w:spacing w:after="0" w:line="240" w:lineRule="auto"/>
    </w:pPr>
  </w:style>
  <w:style w:type="character" w:styleId="MenoPendente">
    <w:name w:val="Unresolved Mention"/>
    <w:basedOn w:val="Fontepargpadro"/>
    <w:uiPriority w:val="99"/>
    <w:semiHidden/>
    <w:unhideWhenUsed/>
    <w:rsid w:val="00D352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mailto:daniel.carlos@cs.brazcubas.edu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1215</Words>
  <Characters>6566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>Yasmin Rezende</cp:lastModifiedBy>
  <cp:revision>14</cp:revision>
  <cp:lastPrinted>2021-08-29T20:44:00Z</cp:lastPrinted>
  <dcterms:created xsi:type="dcterms:W3CDTF">2026-10-13T01:03:00Z</dcterms:created>
  <dcterms:modified xsi:type="dcterms:W3CDTF">2026-10-13T01:37:00Z</dcterms:modified>
</cp:coreProperties>
</file>